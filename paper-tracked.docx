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tle"/>
      </w:pPr>
      <w:r>
        <w:t xml:space="preserve">A sequence-based oracle for scFv binding and developability</w:t>
      </w:r>
    </w:p>
    <w:p>
      <w:r>
        <w:t xml:space="preserve">A. Montano Romero, [co-authors]</w:t>
      </w:r>
    </w:p>
    <w:p>
      <w:pPr>
        <w:pStyle w:val="Heading1"/>
      </w:pPr>
      <w:r>
        <w:t xml:space="preserve">Abstract</w:t>
      </w:r>
    </w:p>
    <w:p>
      <w:r>
        <w:t xml:space="preserve">We present an oracle that predicts binding and developability properties of single-chain variable fragments (scFvs) from sequence alone. Trained on a 30-member library characterised by a NanoBiT split-luciferase assay, our work achieves </w:t>
      </w:r>
      <w:del w:id="202" w:author="R. Reviewer" w:date="2026-10-10T09:00:00Z">
        <w:r>
          <w:delText xml:space="preserve">useful </w:delText>
        </w:r>
      </w:del>
      <w:ins w:id="102" w:author="R. Reviewer" w:date="2026-10-10T09:00:00Z">
        <w:r>
          <w:t xml:space="preserve">state-of-the-art </w:t>
        </w:r>
      </w:ins>
      <w:r>
        <w:t xml:space="preserve">ranking performance on held-out clonal lineages. We release all code and data.</w:t>
      </w:r>
    </w:p>
    <w:p>
      <w:pPr>
        <w:pStyle w:val="Heading1"/>
      </w:pPr>
      <w:r>
        <w:t xml:space="preserve">Introduction</w:t>
      </w:r>
    </w:p>
    <w:p>
      <w:r>
        <w:t xml:space="preserve">Deep generative methods have transformed protein design over the past five years (Dauparas et al., 2022; Watson et al., 2022). </w:t>
      </w:r>
      <w:del w:id="201" w:author="R. Reviewer" w:date="2026-10-10T09:00:00Z">
        <w:r>
          <w:delText xml:space="preserve">Nobody has attempted this for scFvs. </w:delText>
        </w:r>
      </w:del>
      <w:r>
        <w:t xml:space="preserve">Antibody-specific language models have followed (Olsen et al., 2022; Shuai et al., 2021). Property prediction, however, remains the bottleneck in most campaigns (Makowski et al., 2022).</w:t>
      </w:r>
    </w:p>
    <w:p>
      <w:r>
        <w:t xml:space="preserve">Earlier work established that developability properties can be co-optimised with affinity (Harvey et al., 2022), though the trade-offs are </w:t>
      </w:r>
      <w:commentRangeStart w:id="1"/>
      <w:r>
        <w:t xml:space="preserve">library-specific</w:t>
      </w:r>
      <w:commentRangeEnd w:id="1"/>
      <w:r>
        <w:commentReference w:id="1"/>
      </w:r>
      <w:r>
        <w:t xml:space="preserve">.</w:t>
      </w:r>
    </w:p>
    <w:p>
      <w:pPr>
        <w:pStyle w:val="Heading1"/>
      </w:pPr>
      <w:r>
        <w:t xml:space="preserve">Methods</w:t>
      </w:r>
    </w:p>
    <w:p>
      <w:pPr>
        <w:pStyle w:val="Heading2"/>
      </w:pPr>
      <w:r>
        <w:t xml:space="preserve">Library design and expression</w:t>
      </w:r>
    </w:p>
    <w:p>
      <w:r>
        <w:t xml:space="preserve">Constructs were expressed in Expi293 cells. Full construct maps are deposited under GenBank accession </w:t>
      </w:r>
      <w:commentRangeStart w:id="2"/>
      <w:r>
        <w:t xml:space="preserve">MZ457891</w:t>
      </w:r>
      <w:commentRangeEnd w:id="2"/>
      <w:r>
        <w:commentReference w:id="2"/>
      </w:r>
      <w:r>
        <w:t xml:space="preserve">.</w:t>
      </w:r>
    </w:p>
    <w:p>
      <w:pPr>
        <w:pStyle w:val="Heading2"/>
      </w:pPr>
      <w:r>
        <w:t xml:space="preserve">Binding assay</w:t>
      </w:r>
    </w:p>
    <w:p>
      <w:r>
        <w:t xml:space="preserve">Binding was measured with a NanoBiT split-luciferase reporter. Raw plate data are available in the repository described in </w:t>
      </w:r>
      <w:fldSimple w:instr=" REF _Ref88412007 \h ">
        <w:r>
          <w:t xml:space="preserve">Error! Reference source not found.</w:t>
        </w:r>
      </w:fldSimple>
      <w:r>
        <w:t xml:space="preserve">.</w:t>
      </w:r>
    </w:p>
    <w:p>
      <w:pPr>
        <w:pStyle w:val="Heading2"/>
      </w:pPr>
      <w:r>
        <w:t xml:space="preserve">Oracle training</w:t>
      </w:r>
    </w:p>
    <w:p>
      <w:r>
        <w:t xml:space="preserve">Descriptors were computed per sequence and a random forest trained with lineage-disjoint cross-validation. Code is available at </w:t>
      </w:r>
      <w:hyperlink r:id="rIdPub">
        <w:r>
          <w:t xml:space="preserve">github.com/montano-lab/scfv-binding-oracle</w:t>
        </w:r>
      </w:hyperlink>
      <w:r>
        <w:t xml:space="preserve">.</w:t>
      </w:r>
    </w:p>
    <w:p>
      <w:pPr>
        <w:pStyle w:val="Heading1"/>
      </w:pPr>
      <w:r>
        <w:t xml:space="preserve">Results</w:t>
      </w:r>
    </w:p>
    <w:p>
      <w:r>
        <w:t xml:space="preserve">Our work recovers known binders at a rate well above the lineage-only baseline, </w:t>
      </w:r>
      <m:oMath>
        <m:r>
          <m:t>AUC = 0.78 ± 0.04</m:t>
        </m:r>
      </m:oMath>
      <w:r>
        <w:t xml:space="preserve">. The full comparison appears in Table 1.</w:t>
      </w:r>
    </w:p>
    <w:tbl>
      <w:tblPr>
        <w:tblW w:w="9360" w:type="dxa"/>
        <w:tblBorders>
          <w:top w:val="single" w:sz="4" w:color="auto"/>
          <w:bottom w:val="single" w:sz="4" w:color="auto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r>
              <w:rPr>
                <w:b/>
              </w:rPr>
              <w:t xml:space="preserve">Model</w:t>
            </w:r>
          </w:p>
        </w:tc>
        <w:tc>
          <w:tcPr>
            <w:tcW w:w="3120" w:type="dxa"/>
          </w:tcPr>
          <w:p>
            <w:r>
              <w:rPr>
                <w:b/>
              </w:rPr>
              <w:t xml:space="preserve">AUC</w:t>
            </w:r>
          </w:p>
        </w:tc>
        <w:tc>
          <w:tcPr>
            <w:tcW w:w="3120" w:type="dxa"/>
          </w:tcPr>
          <w:p>
            <w:r>
              <w:rPr>
                <w:b/>
              </w:rPr>
              <w:t xml:space="preserve">Spearman</w:t>
            </w:r>
          </w:p>
        </w:tc>
      </w:tr>
      <w:tr>
        <w:tc>
          <w:tcPr>
            <w:tcW w:w="3120" w:type="dxa"/>
          </w:tcPr>
          <w:p>
            <w:r>
              <w:t xml:space="preserve">Lineage-only baseline</w:t>
            </w:r>
          </w:p>
        </w:tc>
        <w:tc>
          <w:tcPr>
            <w:tcW w:w="3120" w:type="dxa"/>
          </w:tcPr>
          <w:p>
            <w:r>
              <w:t xml:space="preserve">0.61</w:t>
            </w:r>
          </w:p>
        </w:tc>
        <w:tc>
          <w:tcPr>
            <w:tcW w:w="3120" w:type="dxa"/>
          </w:tcPr>
          <w:p>
            <w:r>
              <w:t xml:space="preserve">0.29</w:t>
            </w:r>
          </w:p>
        </w:tc>
      </w:tr>
      <w:tr>
        <w:tc>
          <w:tcPr>
            <w:tcW w:w="3120" w:type="dxa"/>
          </w:tcPr>
          <w:p>
            <w:r>
              <w:t xml:space="preserve">Descriptor random forest</w:t>
            </w:r>
          </w:p>
        </w:tc>
        <w:tc>
          <w:tcPr>
            <w:tcW w:w="3120" w:type="dxa"/>
          </w:tcPr>
          <w:p>
            <w:r>
              <w:t xml:space="preserve">0.78</w:t>
            </w:r>
          </w:p>
        </w:tc>
        <w:tc>
          <w:tcPr>
            <w:tcW w:w="3120" w:type="dxa"/>
          </w:tcPr>
          <w:p>
            <w:r>
              <w:t xml:space="preserve">0.52</w:t>
            </w:r>
          </w:p>
        </w:tc>
      </w:tr>
    </w:tbl>
    <w:p>
      <w:pPr>
        <w:pStyle w:val="Caption"/>
      </w:pPr>
      <w:r>
        <w:t xml:space="preserve">Table 1. Held-out ranking performance.</w:t>
      </w:r>
    </w:p>
    <w:p>
      <w:pPr>
        <w:pStyle w:val="Heading1"/>
      </w:pPr>
      <w:r>
        <w:t xml:space="preserve">Data availability</w:t>
      </w:r>
    </w:p>
    <w:p>
      <w:r>
        <w:t xml:space="preserve">All code, trained models and processed assay data are available at </w:t>
      </w:r>
      <w:hyperlink r:id="rIdPriv">
        <w:r>
          <w:t xml:space="preserve">github.com/montano-lab/scfv-binding-oracle</w:t>
        </w:r>
      </w:hyperlink>
      <w:r>
        <w:t xml:space="preserve">. Analysis notebooks depend on the pipeline tooling described in </w:t>
      </w:r>
      <w:r>
        <w:fldChar w:fldCharType="begin"/>
      </w:r>
      <w:r>
        <w:instrText xml:space="preserve"> ADDIN ZOTERO_ITEM CSL_CITATION {"citationID":"a1b2c3","properties":{"formattedCitation":"(Koenig et al., 2017)"},"citationItems":[{"id":4417,"uris":["http://zotero.org/users/local/items/4417"]}]} </w:instrText>
      </w:r>
      <w:r>
        <w:fldChar w:fldCharType="separate"/>
      </w:r>
      <w:r>
        <w:t xml:space="preserve">(Koenig et al., 2017)</w:t>
      </w:r>
      <w:r>
        <w:fldChar w:fldCharType="end"/>
      </w:r>
      <w:r>
        <w:t xml:space="preserve">.</w:t>
      </w:r>
    </w:p>
    <w:p>
      <w:pPr>
        <w:pStyle w:val="Heading1"/>
      </w:pPr>
      <w:r>
        <w:t xml:space="preserve">References</w:t>
      </w:r>
    </w:p>
    <w:p>
      <w:r>
        <w:t xml:space="preserve">Dauparas, J., Anishchenko, I., Bennett, N., et al. (2022). Robust deep learning based protein sequence design using ProteinMPNN. bioRxiv.</w:t>
      </w:r>
    </w:p>
    <w:p>
      <w:r>
        <w:t xml:space="preserve">Watson, J. L., Juergens, D., Bennett, N. R., et al. (2022). Broadly applicable and accurate protein design by integrating structure prediction networks and diffusion generative models. bioRxiv.</w:t>
      </w:r>
    </w:p>
    <w:p>
      <w:r>
        <w:t xml:space="preserve">Olsen, T. H., Moal, I. H., &amp; Deane, C. M. (2022). AbLang: an antibody language model for completing antibody sequences. bioRxiv.</w:t>
      </w:r>
    </w:p>
    <w:p>
      <w:r>
        <w:t xml:space="preserve">Shuai, R. W., Ruffolo, J. A., &amp; Gray, J. J. (2021). Generative language modeling for antibody design. bioRxiv.</w:t>
      </w:r>
    </w:p>
    <w:p>
      <w:r>
        <w:t xml:space="preserve">Makowski, E. K., Wu, L., Desai, A. A., &amp; Tessier, P. M. (2022). Optimization of therapeutic antibodies for reduced self-association and non-specific binding. Protein Engineering, Design and Selection.</w:t>
      </w:r>
    </w:p>
    <w:p>
      <w:r>
        <w:t xml:space="preserve">Harvey, E. P., Shin, J.-E., Skiba, M. A., et al. (2022). An in silico method to assess antibody fragment polyreactivity. Nature Communications, 13.</w:t>
      </w:r>
    </w:p>
    <w:sectPr>
      <w:pgSz w:w="12240" w:h="15840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>
  <w:comment w:id="1" w:author="R. Reviewer" w:initials="RR" w:date="2026-10-10T09:00:00Z">
    <w:p>
      <w:r>
        <w:t xml:space="preserve">Is this still true for the IgG4 lineage? Please check before we submit.</w:t>
      </w:r>
    </w:p>
  </w:comment>
  <w:comment w:id="2" w:author="R. Reviewer" w:initials="RR" w:date="2026-10-10T09:00:00Z">
    <w:p>
      <w:r>
        <w:t xml:space="preserve">@A. Montano Romero -- is this accession public yet? It was on hold last I checked.</w:t>
      </w:r>
    </w:p>
  </w:comment>
</w:comments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pPr>
      <w:outlineLvl w:val="0"/>
    </w:pPr>
    <w:rPr>
      <w:b/>
    </w:rPr>
  </w:style>
  <w:style w:type="paragraph" w:styleId="Heading1">
    <w:name w:val="heading 1"/>
    <w:basedOn w:val="Normal"/>
    <w:pPr>
      <w:outlineLvl w:val="1"/>
    </w:pPr>
    <w:rPr>
      <w:b/>
    </w:rPr>
  </w:style>
  <w:style w:type="paragraph" w:styleId="Heading2">
    <w:name w:val="heading 2"/>
    <w:basedOn w:val="Normal"/>
    <w:pPr>
      <w:outlineLvl w:val="2"/>
    </w:pPr>
    <w:rPr>
      <w:b/>
    </w:rPr>
  </w:style>
  <w:style w:type="paragraph" w:styleId="Caption">
    <w:name w:val="caption"/>
    <w:basedOn w:val="Normal"/>
    <w:pPr/>
    <w:rPr>
      <w:b/>
    </w:rPr>
  </w:style>
</w:styles>
</file>

<file path=word/_rels/document.xml.rels><?xml version="1.0" encoding="UTF-8" standalone="yes"?>
<Relationships xmlns="http://schemas.openxmlformats.org/package/2006/relationships"><Relationship Id="rIdPub" Type="http://schemas.openxmlformats.org/officeDocument/2006/relationships/hyperlink" Target="https://github.com/montano-lab/scfv-binding-oracle" TargetMode="External"/><Relationship Id="rIdPriv" Type="http://schemas.openxmlformats.org/officeDocument/2006/relationships/hyperlink" Target="https://github.com/amontano-private/scfv-oracle-WORKING-COPY" TargetMode="External"/><Relationship Id="rId10" Type="http://schemas.openxmlformats.org/officeDocument/2006/relationships/styles" Target="styles.xml"/><Relationship Id="rId11" Type="http://schemas.openxmlformats.org/officeDocument/2006/relationships/comments" Target="comments.xml"/></Relationships>
</file>